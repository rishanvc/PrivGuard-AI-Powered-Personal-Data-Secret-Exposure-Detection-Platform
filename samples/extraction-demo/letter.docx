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Doc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Dear Ana Example,</w:t>
      </w:r>
    </w:p>
    <w:p>
      <w:r>
        <w:t xml:space="preserve">Thank you for your enquiry. </w:t>
      </w:r>
      <w:del w:id="1" w:author="Synthetic Editor" w:date="2026-01-01T00:00:00Z">
        <w:r>
          <w:delText xml:space="preserve">Your previous account was 00-11-22 12345678.</w:delText>
        </w:r>
      </w:del>
    </w:p>
    <w:p>
      <w:r>
        <w:t xml:space="preserve">Your details are on our </w:t>
      </w:r>
      <w:r>
        <w:fldChar w:fldCharType="begin"/>
      </w:r>
      <w:r>
        <w:instrText xml:space="preserve"> HYPERLINK "https://intranet.example.com/customers/42" </w:instrText>
      </w:r>
      <w:r>
        <w:fldChar w:fldCharType="separate"/>
      </w:r>
      <w:r>
        <w:t xml:space="preserve">customer portal</w:t>
      </w:r>
      <w:r>
        <w:fldChar w:fldCharType="end"/>
      </w:r>
    </w:p>
    <w:tbl>
      <w:tblPr>
        <w:tblW w:w="0" w:type="auto"/>
      </w:tblPr>
      <w:tblGrid>
        <w:gridCol w:w="2400"/>
        <w:gridCol w:w="2400"/>
      </w:tblGrid>
      <w:tr>
        <w:tc>
          <w:p>
            <w:r>
              <w:t xml:space="preserve">Customer</w:t>
            </w:r>
          </w:p>
        </w:tc>
        <w:tc>
          <w:p>
            <w:r>
              <w:t xml:space="preserve">Ana Example</w:t>
            </w:r>
          </w:p>
        </w:tc>
      </w:tr>
      <w:tr>
        <w:tc>
          <w:p>
            <w:r>
              <w:t xml:space="preserve">Reference</w:t>
            </w:r>
          </w:p>
        </w:tc>
        <w:tc>
          <w:p>
            <w:r>
              <w:t xml:space="preserve">CUST-0042</w:t>
            </w:r>
          </w:p>
        </w:tc>
      </w:tr>
    </w:tbl>
    <w:p>
      <w:commentRangeStart w:id="0"/>
      <w:r>
        <w:t xml:space="preserve">Kind regards, Synthetic Corp</w:t>
      </w:r>
      <w:commentRangeEnd w:id="0"/>
      <w:r>
        <w:commentReference w:id="0"/>
      </w:r>
    </w:p>
    <w:sectPr>
      <w:headerReference w:type="default" r:id="rIdHeader1"/>
      <w:footerReference w:type="default" r:id="rIdFooter1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v="urn:schemas-microsoft-com:vml">
  <w:comment w:id="0" w:author="Synthetic Reviewer" w:date="2026-01-01T00:00:00Z" w:initials="SR">
    <w:p>
      <w:r>
        <w:t xml:space="preserve">Remove the old account number before sending.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 xmlns:v="urn:schemas-microsoft-com:vml">
  <w:p>
    <w:r>
      <w:t xml:space="preserve">Confidential</w:t>
    </w:r>
  </w:p>
</w:ftr>
</file>

<file path=word/header1.xml><?xml version="1.0" encoding="utf-8"?>
<w:hdr xmlns:w="http://schemas.openxmlformats.org/wordprocessingml/2006/main" xmlns:r="http://schemas.openxmlformats.org/officeDocument/2006/relationships" xmlns:v="urn:schemas-microsoft-com:vml">
  <w:p>
    <w:r>
      <w:t xml:space="preserve">Synthetic Corp - Internal</w:t>
    </w:r>
  </w:p>
</w:hdr>
</file>

<file path=word/_rels/document.xml.rels><?xml version="1.0" encoding="UTF-8" standalone="yes"?><Relationships xmlns="http://schemas.openxmlformats.org/package/2006/relationships"><Relationship Id="rIdHeader1" Type="http://schemas.openxmlformats.org/officeDocument/2006/relationships/header" Target="header1.xml"/><Relationship Id="rIdFooter1" Type="http://schemas.openxmlformats.org/officeDocument/2006/relationships/footer" Target="footer1.xml"/><Relationship Id="rIdComments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>
  <dc:creator>Synthetic Author</dc:creator>
</cp:coreProperties>
</file>